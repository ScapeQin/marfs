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396436FF" w:rsidR="00E62801" w:rsidRDefault="00E62801" w:rsidP="00E62801">
      <w:r>
        <w:t>This document will be organized into sections that are defined by the requirements for a file</w:t>
      </w:r>
      <w:r w:rsidR="008B46C8">
        <w:t xml:space="preserve"> storage</w:t>
      </w:r>
      <w:r>
        <w:t xml:space="preserv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w:t>
      </w:r>
      <w:r w:rsidR="008B46C8">
        <w:t xml:space="preserve">to multiple different kinds of data repositories including file systems, </w:t>
      </w:r>
      <w:r w:rsidR="004C2705">
        <w:t>PFSes (</w:t>
      </w:r>
      <w:r w:rsidR="008B46C8">
        <w:t>parallel file systems</w:t>
      </w:r>
      <w:r w:rsidR="004C2705">
        <w:t>)</w:t>
      </w:r>
      <w:r w:rsidR="008B46C8">
        <w:t>, and object storage systems.  Typically the initial placement of the data will be to a repository</w:t>
      </w:r>
      <w:r>
        <w:t xml:space="preserve"> </w:t>
      </w:r>
      <w:r w:rsidR="008B46C8">
        <w:t xml:space="preserve">that </w:t>
      </w:r>
      <w:r>
        <w:t xml:space="preserve">is most efficient for the </w:t>
      </w:r>
      <w:r w:rsidR="008B46C8">
        <w:t>method being used to store the data</w:t>
      </w:r>
      <w:r>
        <w:t xml:space="preserve">. </w:t>
      </w:r>
      <w:r w:rsidR="008B46C8">
        <w:t xml:space="preserve">Data can be migrated between types of data repositories to manage cost effectiveness. </w:t>
      </w:r>
      <w:r>
        <w:t>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2428A33E"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w:t>
      </w:r>
      <w:r w:rsidR="008B46C8">
        <w:t xml:space="preserve"> and for the length of time we must hold the data reliably which is measured in years</w:t>
      </w:r>
      <w:r>
        <w:t>.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w:t>
      </w:r>
      <w:r w:rsidR="008B46C8">
        <w:t xml:space="preserve"> well</w:t>
      </w:r>
      <w:r w:rsidR="003451C4">
        <w:t>.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w:t>
      </w:r>
      <w:r w:rsidR="008B46C8">
        <w:t xml:space="preserve">other commercial or other storage systems </w:t>
      </w:r>
      <w:r w:rsidR="00C06B04">
        <w:t>will fill MarFS’s role.</w:t>
      </w:r>
    </w:p>
    <w:p w14:paraId="5FF72F89" w14:textId="77777777" w:rsidR="00C06B04" w:rsidRDefault="00C06B04" w:rsidP="00C06B04"/>
    <w:p w14:paraId="28E789E4" w14:textId="2FA40E3B"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 xml:space="preserve">PFSes </w:t>
      </w:r>
      <w:r w:rsidR="00C06B04">
        <w:t xml:space="preserve">are not well suited </w:t>
      </w:r>
      <w:r>
        <w:t>to benefit</w:t>
      </w:r>
      <w:r w:rsidR="00FE7212">
        <w:t xml:space="preserve"> from</w:t>
      </w:r>
      <w:r>
        <w:t xml:space="preserve"> these object storage s</w:t>
      </w:r>
      <w:r w:rsidR="00C06B04">
        <w:t>ystems</w:t>
      </w:r>
      <w:r w:rsidR="00FE7212">
        <w:t>’ high performance</w:t>
      </w:r>
      <w:r w:rsidR="008B46C8">
        <w:t xml:space="preserve">. This is mostly due to the typical write sizes of parallel file systems being small, in the hundreds of kilobytes to a megabyte to align well with typical hardware </w:t>
      </w:r>
      <w:r w:rsidR="004C2705">
        <w:t xml:space="preserve">RAID </w:t>
      </w:r>
      <w:r w:rsidR="008B46C8">
        <w:t>systems and the sweet spot write size for large object erasure systems is tens to hundreds of megabytes for efficient wide erasure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43C2BBA9" w:rsidR="00C06B04" w:rsidRDefault="004E41B3" w:rsidP="00C06B04">
      <w:r>
        <w:lastRenderedPageBreak/>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 xml:space="preserve">is not currently </w:t>
      </w:r>
      <w:r w:rsidR="00F4498B">
        <w:t>doing but is designed to do in the future</w:t>
      </w:r>
      <w:r>
        <w:t>.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18358FBA" w14:textId="77777777" w:rsidR="00F4498B" w:rsidRDefault="00F4498B" w:rsidP="00C06B04"/>
    <w:p w14:paraId="59D79375" w14:textId="26185805" w:rsidR="00F4498B" w:rsidRDefault="00F4498B" w:rsidP="00C06B04">
      <w:r>
        <w:t xml:space="preserve">Another approach that could be used in the short term to fill this need is to use wider </w:t>
      </w:r>
      <w:r w:rsidR="00A51D79">
        <w:t xml:space="preserve">RAID </w:t>
      </w:r>
      <w:r>
        <w:t xml:space="preserve">based systems like ZFS </w:t>
      </w:r>
      <w:r w:rsidR="00A51D79">
        <w:t xml:space="preserve">(Zettabyte File System) </w:t>
      </w:r>
      <w:r>
        <w:t xml:space="preserve">under </w:t>
      </w:r>
      <w:r w:rsidR="00A51D79">
        <w:t>one or more PFSes</w:t>
      </w:r>
      <w:r>
        <w:t>. Examples of this might be ZFS under Lustre or GPFS. ZFS currently allows a plus 3 protection scheme which is better than typical RAID6</w:t>
      </w:r>
      <w:r w:rsidR="00A51D79">
        <w:t>,</w:t>
      </w:r>
      <w:r>
        <w:t xml:space="preserve"> but really isn’t enough protection for the scale and duration being contemplated for MarFS. This solution certainly would provide short term relief to the problems MarFS is trying to solve</w:t>
      </w:r>
      <w:r w:rsidR="00A51D79">
        <w:t>,</w:t>
      </w:r>
      <w:r>
        <w:t xml:space="preserve"> but falls short </w:t>
      </w:r>
      <w:r w:rsidR="00A51D79">
        <w:t>in the long-</w:t>
      </w:r>
      <w:r>
        <w:t xml:space="preserve">term unless ZFS adopts flexible erasure. The choice of </w:t>
      </w:r>
      <w:r w:rsidR="00A51D79">
        <w:t>PFS</w:t>
      </w:r>
      <w:r>
        <w:t xml:space="preserve"> to use in this solution would seem to point at GPFS given the metadata and ILM capabilities that GPFS has</w:t>
      </w:r>
      <w:r w:rsidR="00A51D79">
        <w:t>,</w:t>
      </w:r>
      <w:r>
        <w:t xml:space="preserve"> but one could contemplate many different options, including GPFS, Lustre, OrangeFS, etc.</w:t>
      </w:r>
    </w:p>
    <w:p w14:paraId="0B095C3C" w14:textId="77777777" w:rsidR="00C06B04" w:rsidRDefault="00C06B04" w:rsidP="00C06B04"/>
    <w:p w14:paraId="0914A178" w14:textId="02CA0E3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w:t>
      </w:r>
      <w:r w:rsidR="00F4498B">
        <w:t>sufficient</w:t>
      </w:r>
      <w:r w:rsidR="007A2F27">
        <w:t>.</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w:t>
      </w:r>
      <w:r w:rsidR="00F4498B">
        <w:t xml:space="preserve">There is also an object back end to the DMF DMAPI. </w:t>
      </w:r>
      <w:r w:rsidR="0015722E" w:rsidRPr="00132AEE">
        <w:t>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58216806" w:rsidR="00265D10" w:rsidRDefault="00966DEB" w:rsidP="00C06B04">
      <w:r>
        <w:t xml:space="preserve">There are products that are optimized for WAN and HSM metadata </w:t>
      </w:r>
      <w:r w:rsidR="00A51D79">
        <w:t>consolidation</w:t>
      </w:r>
      <w:r>
        <w:t>.</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812926">
      <w:pPr>
        <w:pStyle w:val="ListParagraph"/>
        <w:numPr>
          <w:ilvl w:val="1"/>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50AAD510"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r w:rsidR="00582B1C">
        <w:t xml:space="preserve"> Additionally if you plan to have multiple writers writing into the same file across different OS images via the FUSE daemon, the underlying targeted storage system must be a global </w:t>
      </w:r>
      <w:r w:rsidR="00812926">
        <w:t>PFS</w:t>
      </w:r>
      <w:r w:rsidR="00582B1C">
        <w:t xml:space="preserve"> of some kind that can provide N to 1 writing capabilities.</w:t>
      </w:r>
    </w:p>
    <w:p w14:paraId="1403AEBB" w14:textId="77777777" w:rsidR="00582B1C" w:rsidRDefault="00381D72" w:rsidP="00381D72">
      <w:pPr>
        <w:pStyle w:val="ListParagraph"/>
        <w:numPr>
          <w:ilvl w:val="0"/>
          <w:numId w:val="17"/>
        </w:numPr>
      </w:pPr>
      <w:r>
        <w:t xml:space="preserve">If you plan to store data on an object store, that object store needs to be accessible by all nodes running MarFS software. </w:t>
      </w:r>
    </w:p>
    <w:p w14:paraId="72044B91" w14:textId="6C52EE0F" w:rsidR="00381D72" w:rsidRPr="00AD35E6" w:rsidRDefault="00381D72" w:rsidP="00381D72">
      <w:pPr>
        <w:pStyle w:val="ListParagraph"/>
        <w:numPr>
          <w:ilvl w:val="0"/>
          <w:numId w:val="17"/>
        </w:numPr>
      </w:pPr>
      <w:r>
        <w:t>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1F91EAA" w:rsidR="004E51F8" w:rsidRDefault="00F10F64" w:rsidP="00F10F64">
      <w:r>
        <w:t>The planned MarFS implementation will use GPFS file systems as the metadata component</w:t>
      </w:r>
      <w:r w:rsidR="00582B1C">
        <w:t>.  The choice of GPFS has to do with its metadata and ILM capabilities compared to ot</w:t>
      </w:r>
      <w:r w:rsidR="0026608E">
        <w:t xml:space="preserve">her file systems. </w:t>
      </w:r>
      <w:r w:rsidR="00582B1C">
        <w:t xml:space="preserve">Again, any file system that supports Xattr and </w:t>
      </w:r>
      <w:r w:rsidR="0026608E">
        <w:t>sparse files</w:t>
      </w:r>
      <w:r w:rsidR="00582B1C">
        <w:t xml:space="preserve"> will work</w:t>
      </w:r>
      <w:r w:rsidR="0026608E">
        <w:t xml:space="preserve">. </w:t>
      </w:r>
      <w:r w:rsidR="00582B1C">
        <w:t>For the data repositories, GPFS will be used for any file system data repositories</w:t>
      </w:r>
      <w:r w:rsidR="0026608E">
        <w:t>,</w:t>
      </w:r>
      <w:r w:rsidR="00582B1C">
        <w:t xml:space="preserve"> and</w:t>
      </w:r>
      <w:r w:rsidR="0026608E">
        <w:t xml:space="preserve"> </w:t>
      </w:r>
      <w:r>
        <w:t xml:space="preserve">Scality and/or ECS ViPR object stores </w:t>
      </w:r>
      <w:r w:rsidR="0026608E">
        <w:t>will be used</w:t>
      </w:r>
      <w:r w:rsidR="00582B1C">
        <w:t xml:space="preserve"> for any object data repositories</w:t>
      </w:r>
      <w:r>
        <w:t>.</w:t>
      </w:r>
      <w:r w:rsidR="004A197D">
        <w:t xml:space="preserve"> </w:t>
      </w:r>
      <w:r w:rsidR="004A197D" w:rsidRPr="004A197D">
        <w:t xml:space="preserve">The data storage </w:t>
      </w:r>
      <w:r w:rsidR="00582B1C">
        <w:t>repositories</w:t>
      </w:r>
      <w:r w:rsidR="00582B1C" w:rsidRPr="004A197D">
        <w:t xml:space="preserve"> </w:t>
      </w:r>
      <w:r w:rsidR="004A197D" w:rsidRPr="004A197D">
        <w:t>should be selected to provide the best performance</w:t>
      </w:r>
      <w:r w:rsidR="0026608E">
        <w:t xml:space="preserve"> and/or </w:t>
      </w:r>
      <w:r w:rsidR="00582B1C">
        <w:t>economics</w:t>
      </w:r>
      <w:r w:rsidR="004A197D" w:rsidRPr="004A197D">
        <w:t xml:space="preserve"> for the type of files that will be stored on it.</w:t>
      </w:r>
    </w:p>
    <w:p w14:paraId="1A533918" w14:textId="77777777" w:rsidR="004E51F8" w:rsidRDefault="004E51F8" w:rsidP="00F10F64"/>
    <w:p w14:paraId="05C20458" w14:textId="73295F66"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r w:rsidR="00A96A71">
        <w:t>,</w:t>
      </w:r>
      <w:r w:rsidR="00582B1C">
        <w:t xml:space="preserve"> but these features are not ultimately required for MarFS.</w:t>
      </w:r>
    </w:p>
    <w:p w14:paraId="7F2D6767" w14:textId="77777777" w:rsidR="004E51F8" w:rsidRDefault="004E51F8" w:rsidP="00F10F64"/>
    <w:p w14:paraId="0BE4C68B" w14:textId="7E5E5D6D"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If MarFS were configured to use a POSIX file system as the data storage component, then any such file sy</w:t>
      </w:r>
      <w:r w:rsidR="00A96A71">
        <w:t>stem would work including PFSes</w:t>
      </w:r>
      <w:r w:rsidR="007D64C1">
        <w:t xml:space="preserve"> </w:t>
      </w:r>
      <w:r w:rsidR="00643078">
        <w:t>li</w:t>
      </w:r>
      <w:r w:rsidR="00683846">
        <w:t>ke GPFS, Lustre, Panasas, etc.</w:t>
      </w:r>
      <w:r w:rsidR="00CB6624">
        <w:t>, or non-PFSes, like NFSv3</w:t>
      </w:r>
      <w:r w:rsidR="00A96A71">
        <w:t xml:space="preserve">, although with a non-PFS, </w:t>
      </w:r>
      <w:r w:rsidR="005D5F93">
        <w:t>N to 1 writing through FUSE would not work</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7A1B4304"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w:t>
      </w:r>
      <w:r w:rsidR="007E1734">
        <w:t xml:space="preserve">file or </w:t>
      </w:r>
      <w:r>
        <w:t xml:space="preserve">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w:t>
      </w:r>
      <w:r w:rsidR="007E1734">
        <w:t>For files being written to MarFS into an object type data repository, t</w:t>
      </w:r>
      <w:r w:rsidR="00CE18ED" w:rsidRPr="00D856C8">
        <w:t xml:space="preserve">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w:t>
      </w:r>
      <w:r w:rsidR="007E1734">
        <w:t>data repository</w:t>
      </w:r>
      <w:r w:rsidR="007E1734" w:rsidRPr="00D856C8">
        <w:t xml:space="preserve"> </w:t>
      </w:r>
      <w:r w:rsidR="00FC6576" w:rsidRPr="00D856C8">
        <w:t>that does not support update in place you can only truncate to zero, meaning files have to be comple</w:t>
      </w:r>
      <w:r w:rsidR="00D856C8" w:rsidRPr="00D856C8">
        <w:t xml:space="preserve">tely overwritten, not partially. </w:t>
      </w:r>
      <w:r w:rsidR="007E1734">
        <w:t>Also, for files stored on object repositories, c</w:t>
      </w:r>
      <w:r w:rsidR="00D856C8" w:rsidRPr="00D856C8">
        <w:t xml:space="preserve">urrently, </w:t>
      </w:r>
      <w:r w:rsidR="00FC6576" w:rsidRPr="00D856C8">
        <w:t>append is not supported, but that could be added at some point.</w:t>
      </w:r>
    </w:p>
    <w:p w14:paraId="236BEAA6" w14:textId="27879302" w:rsidR="00F10F64" w:rsidRDefault="00E66CED" w:rsidP="00244413">
      <w:pPr>
        <w:pStyle w:val="Heading3"/>
      </w:pPr>
      <w:r>
        <w:t>PFTool</w:t>
      </w:r>
      <w:r w:rsidR="00244413">
        <w:t xml:space="preserve"> for High Performance Parallel Data Movement</w:t>
      </w:r>
    </w:p>
    <w:p w14:paraId="5C31D374" w14:textId="59F61B81" w:rsidR="007E5FF9" w:rsidRDefault="00F10F64" w:rsidP="007E5FF9">
      <w:pPr>
        <w:widowControl w:val="0"/>
        <w:autoSpaceDE w:val="0"/>
        <w:autoSpaceDN w:val="0"/>
        <w:adjustRightInd w:val="0"/>
        <w:rPr>
          <w:rFonts w:ascii="Arial" w:hAnsi="Arial" w:cs="Arial"/>
        </w:rPr>
      </w:pPr>
      <w:r>
        <w:t xml:space="preserve">The parallel data movement utility, </w:t>
      </w:r>
      <w:r w:rsidR="00E66CED">
        <w:t>PFTool</w:t>
      </w:r>
      <w:r>
        <w:t xml:space="preserve">, will likewise be modified to use </w:t>
      </w:r>
      <w:r w:rsidR="00024A1D">
        <w:t>MarFS with</w:t>
      </w:r>
      <w:r>
        <w:t xml:space="preserve"> GPFS file systems as the metadata component and </w:t>
      </w:r>
      <w:r w:rsidR="00024A1D">
        <w:t>file systems and</w:t>
      </w:r>
      <w:r>
        <w:t xml:space="preserve"> object stores as the data storage component. </w:t>
      </w:r>
      <w:r w:rsidR="00E66CED">
        <w:t>PFTool</w:t>
      </w:r>
      <w:r w:rsidR="00794C26">
        <w:t xml:space="preserve"> is a load balanced, highly parallel utility </w:t>
      </w:r>
      <w:r w:rsidR="00024A1D">
        <w:t xml:space="preserve">that runs on </w:t>
      </w:r>
      <w:r w:rsidR="00794C26">
        <w:t>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pcmp (parallel compare)</w:t>
      </w:r>
      <w:r w:rsidR="008722AE">
        <w:t>, and prsync (paralle rsync).</w:t>
      </w:r>
    </w:p>
    <w:p w14:paraId="2058E637" w14:textId="7D2F5802" w:rsidR="00F10F64" w:rsidRDefault="00244413" w:rsidP="00244413">
      <w:pPr>
        <w:pStyle w:val="Heading3"/>
      </w:pPr>
      <w:r>
        <w:t>Utility Programs to Manage MarFS</w:t>
      </w:r>
    </w:p>
    <w:p w14:paraId="6BF03C96" w14:textId="4D64BF8D" w:rsidR="00C52789" w:rsidRDefault="00F10F64" w:rsidP="0095261E">
      <w:pPr>
        <w:widowControl w:val="0"/>
        <w:autoSpaceDE w:val="0"/>
        <w:autoSpaceDN w:val="0"/>
        <w:adjustRightInd w:val="0"/>
      </w:pPr>
      <w:r>
        <w:t xml:space="preserve">There will be some MarFS utility programs that will be run periodically to </w:t>
      </w:r>
      <w:r w:rsidR="008A1889">
        <w:t>reclaim deleted file</w:t>
      </w:r>
      <w:r>
        <w:t xml:space="preserve"> storage space</w:t>
      </w:r>
      <w:r w:rsidR="008A1889">
        <w:t>, migrate/move data between repositories, pack/repack/re-chunk files into new more efficient storage containers,</w:t>
      </w:r>
      <w:r>
        <w:t xml:space="preserve"> and ensure that users do not exceed their assigned quotas. Other utility programs may be implemented in the future to manage other aspects of the file system that can be performed on</w:t>
      </w:r>
      <w:r w:rsidR="00A13F69">
        <w:t xml:space="preserve"> an as-needed or periodic basis</w:t>
      </w:r>
      <w:r w:rsidR="008A1889">
        <w:t>.</w:t>
      </w:r>
    </w:p>
    <w:p w14:paraId="19294266" w14:textId="77777777" w:rsidR="00C52789" w:rsidRDefault="00C52789" w:rsidP="0095261E">
      <w:pPr>
        <w:widowControl w:val="0"/>
        <w:autoSpaceDE w:val="0"/>
        <w:autoSpaceDN w:val="0"/>
        <w:adjustRightInd w:val="0"/>
      </w:pPr>
    </w:p>
    <w:p w14:paraId="0D84859B" w14:textId="3CE4A721"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ast</w:t>
      </w:r>
      <w:r w:rsidR="008A1889">
        <w:t xml:space="preserve"> shadow</w:t>
      </w:r>
      <w:r w:rsidR="00A9316E">
        <w:t xml:space="preserve"> inode</w:t>
      </w:r>
      <w:r w:rsidR="008F1363">
        <w:t xml:space="preserve">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495E79CE" w:rsidR="004A197D" w:rsidRDefault="004A197D" w:rsidP="00070F38">
      <w:r>
        <w:t>A closer look</w:t>
      </w:r>
      <w:r w:rsidR="008A1889">
        <w:t xml:space="preserve"> at the </w:t>
      </w:r>
      <w:r w:rsidR="003549D3">
        <w:t>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0F6E7BDE"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w:t>
      </w:r>
      <w:r w:rsidR="008A1889">
        <w:t>Currently, f</w:t>
      </w:r>
      <w:r w:rsidR="00977799">
        <w:t>iles</w:t>
      </w:r>
      <w:r>
        <w:t xml:space="preserve"> are not h</w:t>
      </w:r>
      <w:r w:rsidR="00977799">
        <w:t>ashed across POSIX file systems</w:t>
      </w:r>
      <w:r w:rsidR="008A1889">
        <w:t>,</w:t>
      </w:r>
      <w:r w:rsidR="00A9316E">
        <w:t xml:space="preserve"> but</w:t>
      </w:r>
      <w:r w:rsidR="008A1889">
        <w:t xml:space="preserve"> </w:t>
      </w:r>
      <w:r w:rsidR="00A9316E">
        <w:t>we plan to add this functionality</w:t>
      </w:r>
      <w:r w:rsidR="008A1889">
        <w:t xml:space="preserve"> to MarFS later.</w:t>
      </w:r>
      <w:r w:rsidR="00977799">
        <w:t xml:space="preserve">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1F3A4D44"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w:t>
      </w:r>
      <w:r w:rsidR="00A04742">
        <w:t>are</w:t>
      </w:r>
      <w:r>
        <w:t xml:space="preserve"> copied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FEEB025" w:rsidR="006720BE" w:rsidRDefault="006720BE" w:rsidP="006720BE">
      <w:r>
        <w:t xml:space="preserve">The subsequent </w:t>
      </w:r>
      <w:r w:rsidR="00F334A5">
        <w:t>tables tell the</w:t>
      </w:r>
      <w:r>
        <w:t xml:space="preserve"> purpose of these parameters.</w:t>
      </w:r>
    </w:p>
    <w:p w14:paraId="652EF0BB" w14:textId="77777777" w:rsidR="006720BE" w:rsidRDefault="006720BE" w:rsidP="006720BE">
      <w:pPr>
        <w:rPr>
          <w:b/>
        </w:rPr>
      </w:pPr>
    </w:p>
    <w:p w14:paraId="7FC45808" w14:textId="7EF761D8" w:rsidR="00D16C3D" w:rsidRDefault="00D16C3D" w:rsidP="006720BE">
      <w:pPr>
        <w:rPr>
          <w:b/>
        </w:rPr>
      </w:pPr>
      <w:r>
        <w:rPr>
          <w:b/>
        </w:rPr>
        <w:t>NOTE: When a table element is an integer it can be written as an integer, but we also allow string designators at the end of the number to indicate units. The allowed units are KB (1000 * the integer), KiB (1024 * the integer), MB (1000^2 * the integer), MiB (1024^2 * the integer), GB, GiB, TB, TiB, PB, and PiB.</w:t>
      </w:r>
    </w:p>
    <w:p w14:paraId="3FAA2FC5" w14:textId="77777777" w:rsidR="00D16C3D" w:rsidRDefault="00D16C3D"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6119DFC9" w14:textId="77777777" w:rsidR="00821429" w:rsidRDefault="00821429" w:rsidP="006720BE">
      <w:pPr>
        <w:rPr>
          <w:b/>
        </w:rPr>
      </w:pPr>
    </w:p>
    <w:p w14:paraId="6868A21B" w14:textId="6E085F56"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xml:space="preserv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w:t>
      </w:r>
      <w:r w:rsidR="00A42FB3">
        <w:t>some or all of the</w:t>
      </w:r>
      <w:r>
        <w:t xml:space="preserv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0820FF2A" w:rsidR="00821429" w:rsidRPr="006A1C7A" w:rsidRDefault="003A0472" w:rsidP="00947A49">
            <w:pPr>
              <w:rPr>
                <w:color w:val="FF0000"/>
              </w:rPr>
            </w:pPr>
            <w:r>
              <w:t>Type: String. Name for this repository. T</w:t>
            </w:r>
            <w:r w:rsidR="00821429">
              <w:t>his name is used in the namespace table in the config</w:t>
            </w:r>
            <w:r w:rsidR="00947A49">
              <w:t>uration</w:t>
            </w:r>
            <w:r w:rsidR="00821429">
              <w:t xml:space="preserve"> file and it is also stored with the file in </w:t>
            </w:r>
            <w:r w:rsidR="00947A49">
              <w:t xml:space="preserve">a </w:t>
            </w:r>
            <w:r w:rsidR="00821429">
              <w:t xml:space="preserve">xattr, </w:t>
            </w:r>
            <w:r w:rsidR="00EF2C5E">
              <w:t xml:space="preserve">and in the object-IDs for stored data associated with the file, </w:t>
            </w:r>
            <w:r w:rsidR="00821429">
              <w:t>so t</w:t>
            </w:r>
            <w:r>
              <w:t xml:space="preserve">his can not be changed easily. </w:t>
            </w:r>
            <w:r w:rsidR="00821429">
              <w:t xml:space="preserve">It follows the same rules as deleting a repo in this list. </w:t>
            </w:r>
            <w:r w:rsidR="00821429"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74E9A57B" w:rsidR="00821429" w:rsidRDefault="00947A49" w:rsidP="00821429">
            <w:r>
              <w:t xml:space="preserve">Type: String. </w:t>
            </w:r>
            <w:r w:rsidR="00273E19">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4DC5048E" w:rsidR="00821429" w:rsidRDefault="00947A49" w:rsidP="00947A49">
            <w:r>
              <w:t xml:space="preserve">Type: Boolean. Values are yes/no. </w:t>
            </w:r>
            <w:r w:rsidR="00821429">
              <w:t>Updates in place for files in this repository are allowed. If a file is in a repo that can do update-in-place, then the FUSE daemon and utility progr</w:t>
            </w:r>
            <w:r>
              <w:t xml:space="preserve">ams can allow update in place. </w:t>
            </w:r>
            <w:r w:rsidR="00821429">
              <w:t xml:space="preserve">If a repository doesn’t allow this easily, then you can forbid it. It is probably good practice </w:t>
            </w:r>
            <w:r>
              <w:t xml:space="preserve">not </w:t>
            </w:r>
            <w:r w:rsidR="00821429">
              <w:t>to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This can be changed, but it is not recommended.</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197DE2C4" w:rsidR="00821429" w:rsidRDefault="003C4DCF" w:rsidP="003C4DCF">
            <w:r>
              <w:t>Type: Enumeration. Values are DIRECT (use the metadata file system to also hold user data), SEMI_DIRECT (data is stored in a separate file system with a reference in the metadata file's xattr), CDMI (use the Cloud Data Management Interface), SPROXYD (use this Scality protocol that is a lightweight S3 protocol), S3 (use the standard Amazon Simple Storage Service protocol), S3_SCALITY (use Scality's version of the Amazon S3 protocol), and S3_EMC (use EMC's version of the Amazon S3 protocol)</w:t>
            </w:r>
            <w:r w:rsidR="00821429">
              <w:t>.</w:t>
            </w:r>
          </w:p>
        </w:tc>
      </w:tr>
      <w:tr w:rsidR="00D16C3D" w14:paraId="688B0029" w14:textId="77777777" w:rsidTr="00821429">
        <w:tc>
          <w:tcPr>
            <w:tcW w:w="1924" w:type="dxa"/>
          </w:tcPr>
          <w:p w14:paraId="34DDA019" w14:textId="3792240C" w:rsidR="00D16C3D" w:rsidRDefault="00D16C3D" w:rsidP="00821429">
            <w:r>
              <w:t>chunksize</w:t>
            </w:r>
          </w:p>
        </w:tc>
        <w:tc>
          <w:tcPr>
            <w:tcW w:w="6932" w:type="dxa"/>
          </w:tcPr>
          <w:p w14:paraId="3553BD1E" w14:textId="24357353" w:rsidR="00D16C3D" w:rsidRDefault="00D16C3D" w:rsidP="00994767">
            <w:r>
              <w:t>Type: Integer</w:t>
            </w:r>
            <w:r w:rsidR="009A18AB">
              <w:t>. The maximum number of bytes that are stored in an object or file for this repository.</w:t>
            </w:r>
          </w:p>
        </w:tc>
      </w:tr>
      <w:tr w:rsidR="00994767" w14:paraId="6A8767D1" w14:textId="77777777" w:rsidTr="00821429">
        <w:tc>
          <w:tcPr>
            <w:tcW w:w="1924" w:type="dxa"/>
          </w:tcPr>
          <w:p w14:paraId="6BBC016C" w14:textId="67A6A992" w:rsidR="00994767" w:rsidRDefault="00994767" w:rsidP="00821429">
            <w:r>
              <w:t>packsize</w:t>
            </w:r>
          </w:p>
        </w:tc>
        <w:tc>
          <w:tcPr>
            <w:tcW w:w="6932" w:type="dxa"/>
          </w:tcPr>
          <w:p w14:paraId="268F8253" w14:textId="217F932F" w:rsidR="00994767" w:rsidRDefault="00994767" w:rsidP="00821429">
            <w:r>
              <w:t>Type: Integer. If an object is smaller in bytes than this value then it is packed with other objects that are also smaller into a single object</w:t>
            </w:r>
            <w:r w:rsidR="00C856C2">
              <w:t xml:space="preserve"> for this repository.</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1730C99D" w:rsidR="00821429" w:rsidRDefault="00CB67D7" w:rsidP="00CD6E09">
            <w:r>
              <w:t xml:space="preserve">Type: Enumeration. Values are NONE (no authentication is done before accessing the file/object on behalf of the user), S3_AWS_USER (AWS standard with </w:t>
            </w:r>
            <w:r w:rsidR="00FB5BFD">
              <w:t>individual usernames and</w:t>
            </w:r>
            <w:r>
              <w:t xml:space="preserve"> keys</w:t>
            </w:r>
            <w:r w:rsidR="00FB5BFD">
              <w:t xml:space="preserve"> for each user</w:t>
            </w:r>
            <w:r>
              <w:t xml:space="preserve">), </w:t>
            </w:r>
            <w:r w:rsidR="00FB5BFD">
              <w:t xml:space="preserve">S3_AWS_MASTER (AWS standard with a private "master" username and key), </w:t>
            </w:r>
            <w:r w:rsidR="00CD6E09">
              <w:t xml:space="preserve">and S3_PER_OBJ (TBD where the server enforces a username and key for each object). This is the authentication/authorization </w:t>
            </w:r>
            <w:r w:rsidR="00821429">
              <w:t xml:space="preserve">method for </w:t>
            </w:r>
            <w:r w:rsidR="00CD6E09">
              <w:t>the MarFS components to use when they access data on the data stores. T</w:t>
            </w:r>
            <w:r w:rsidR="00821429">
              <w:t xml:space="preserve">his can change as it is not recorded anywhere other than in </w:t>
            </w:r>
            <w:r w:rsidR="00CD6E09">
              <w:t>the configuration</w:t>
            </w:r>
            <w:r w:rsidR="00821429">
              <w:t xml:space="preserve"> file</w:t>
            </w:r>
            <w:r w:rsidR="00CD6E09">
              <w:t>,</w:t>
            </w:r>
            <w:r w:rsidR="00821429">
              <w:t xml:space="preserv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17810D3C" w:rsidR="00821429" w:rsidRDefault="004F61ED" w:rsidP="00B047B6">
            <w:r>
              <w:t xml:space="preserve">Type: Enumeration. Values are NONE (no encryption is done). This is a future capability where encryption may be added for subsequent repositories. </w:t>
            </w:r>
            <w:r w:rsidR="00B20942">
              <w:t xml:space="preserve">NOTE: A repository may be based on a </w:t>
            </w:r>
            <w:r w:rsidR="00AC180C">
              <w:t>technology that</w:t>
            </w:r>
            <w:r w:rsidR="00B20942">
              <w:t xml:space="preserve"> encrypts without action on the part of the MarFS components. A value other than NONE is only specified if the MarFS components are doing the encryption. This</w:t>
            </w:r>
            <w:r w:rsidR="00821429">
              <w:t xml:space="preserve">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1ACD05F6" w:rsidR="00821429" w:rsidRDefault="00711DD1" w:rsidP="00AC180C">
            <w:r>
              <w:t>Type: Enumeration. Values are NONE</w:t>
            </w:r>
            <w:r w:rsidR="00B20942">
              <w:t xml:space="preserve"> (no compression is done). This is a future capability where compression may be added for subsequent repositories. NOTE: A repository may be based on a technology, such as ZFS </w:t>
            </w:r>
            <w:r w:rsidR="00AC180C">
              <w:t>that</w:t>
            </w:r>
            <w:r w:rsidR="00B20942">
              <w:t xml:space="preserve"> compresses without action on the part of the MarFS components. A value other than NONE is only specified if the MarFS components are doing the compression.</w:t>
            </w:r>
            <w:r w:rsidR="00821429">
              <w:t xml:space="preserve">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1A66C84D" w:rsidR="00821429" w:rsidRDefault="00B047B6" w:rsidP="009841F9">
            <w:r>
              <w:t>Type: Enumeration. Values are NONE (no correction is done). This is a future capability where correction may be added for subsequent repositories. NOTE: A repository may be based on a technology, like Scality or ECS ViPR (using erasure-coding) or ZFS (using RAID-Z</w:t>
            </w:r>
            <w:r w:rsidR="00AC180C">
              <w:t>) that</w:t>
            </w:r>
            <w:r>
              <w:t xml:space="preserve"> corrects without action on the part of the MarFS components. A value other than NONE is only specified if the MarFS components are doing the correction.</w:t>
            </w:r>
            <w:r w:rsidR="00821429">
              <w:t xml:space="preserve">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268A9FF4" w:rsidR="00821429" w:rsidRDefault="008E3F34" w:rsidP="008E3F34">
            <w:r>
              <w:t xml:space="preserve">Type: String. </w:t>
            </w:r>
            <w:r w:rsidR="00821429">
              <w:t>Specifies a method</w:t>
            </w:r>
            <w:r>
              <w:t>, which may be a command or reference to a series of commands, for example, that bring</w:t>
            </w:r>
            <w:r w:rsidR="00821429">
              <w:t xml:space="preserve"> a repository online if the repository is of the type that allows it to be offline. This value can </w:t>
            </w:r>
            <w:r>
              <w:t>change,</w:t>
            </w:r>
            <w:r w:rsidR="00821429">
              <w:t xml:space="preserv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638E74BC" w:rsidR="00821429" w:rsidRDefault="003E4E3D" w:rsidP="00821429">
            <w:r>
              <w:t xml:space="preserve">Type: Integer. </w:t>
            </w:r>
            <w:r w:rsidR="00821429">
              <w:t>Specifies a time</w:t>
            </w:r>
            <w:r>
              <w:t xml:space="preserve"> in milliseconds</w:t>
            </w:r>
            <w:r w:rsidR="00821429">
              <w:t xml:space="preserve"> it might take to bring a repository online. This value can </w:t>
            </w:r>
            <w:r>
              <w:t>change,</w:t>
            </w:r>
            <w:r w:rsidR="00821429">
              <w:t xml:space="preserve"> as it is dynamic.</w:t>
            </w:r>
          </w:p>
        </w:tc>
      </w:tr>
    </w:tbl>
    <w:p w14:paraId="26929990" w14:textId="77777777" w:rsidR="00821429" w:rsidRDefault="00821429" w:rsidP="00821429"/>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772"/>
        <w:gridCol w:w="6719"/>
      </w:tblGrid>
      <w:tr w:rsidR="006720BE" w14:paraId="43ADA588" w14:textId="77777777" w:rsidTr="00994767">
        <w:tc>
          <w:tcPr>
            <w:tcW w:w="2772" w:type="dxa"/>
          </w:tcPr>
          <w:p w14:paraId="1B75A8BA" w14:textId="77777777" w:rsidR="006720BE" w:rsidRDefault="006720BE" w:rsidP="00C52789">
            <w:r>
              <w:t>name</w:t>
            </w:r>
          </w:p>
        </w:tc>
        <w:tc>
          <w:tcPr>
            <w:tcW w:w="6719" w:type="dxa"/>
          </w:tcPr>
          <w:p w14:paraId="0BD69F65" w14:textId="7C748C79" w:rsidR="006720BE" w:rsidRDefault="00A9420C" w:rsidP="00A9420C">
            <w:r>
              <w:t xml:space="preserve">Type: String. </w:t>
            </w:r>
            <w:r w:rsidR="006720BE">
              <w:t xml:space="preserve">Name that </w:t>
            </w:r>
            <w:r w:rsidR="002B7BF5">
              <w:t>appears in the objid (i.e. data-storage key) for all objects that hold data for files in this namespace</w:t>
            </w:r>
            <w:r w:rsidR="003A0472">
              <w:t>.</w:t>
            </w:r>
          </w:p>
        </w:tc>
      </w:tr>
      <w:tr w:rsidR="006720BE" w14:paraId="2ADB830C" w14:textId="77777777" w:rsidTr="00994767">
        <w:tc>
          <w:tcPr>
            <w:tcW w:w="2772" w:type="dxa"/>
          </w:tcPr>
          <w:p w14:paraId="77B422F3" w14:textId="77777777" w:rsidR="006720BE" w:rsidRDefault="006720BE" w:rsidP="00C52789">
            <w:r>
              <w:t>mntpath</w:t>
            </w:r>
          </w:p>
        </w:tc>
        <w:tc>
          <w:tcPr>
            <w:tcW w:w="6719" w:type="dxa"/>
          </w:tcPr>
          <w:p w14:paraId="54ADCE98" w14:textId="305C764C" w:rsidR="006720BE" w:rsidRDefault="001D6000" w:rsidP="00D364F1">
            <w:r>
              <w:t xml:space="preserve">Type: String. </w:t>
            </w:r>
            <w:r w:rsidR="006720BE">
              <w:t>Specifies the path for this namespace</w:t>
            </w:r>
            <w:r w:rsidR="002B7BF5">
              <w:t xml:space="preserve"> (e.g. “/projectA”)</w:t>
            </w:r>
            <w:r w:rsidR="006720BE">
              <w:t>, which is appended to the MAR_mnttop. It is specified as a path with slashes.</w:t>
            </w:r>
            <w:r w:rsidR="002B7BF5">
              <w:t xml:space="preserve">  This can change without affecting anything.</w:t>
            </w:r>
            <w:r w:rsidR="00D364F1">
              <w:t xml:space="preserve"> The path always starts with the "/" character. That character and any others up to the next "/" character are the namespace's mtnpath. A namespace's mntpath must begin with the "/" character and not contain any other "/" characters after the initial one by definition. It is the FUSE mount point and we'll always use a one-level mount point.</w:t>
            </w:r>
          </w:p>
        </w:tc>
      </w:tr>
      <w:tr w:rsidR="006720BE" w14:paraId="2CACDDEB" w14:textId="77777777" w:rsidTr="00994767">
        <w:tc>
          <w:tcPr>
            <w:tcW w:w="2772" w:type="dxa"/>
          </w:tcPr>
          <w:p w14:paraId="423F376E" w14:textId="77777777" w:rsidR="006720BE" w:rsidRDefault="006720BE" w:rsidP="00C52789">
            <w:r>
              <w:t>bperms</w:t>
            </w:r>
          </w:p>
        </w:tc>
        <w:tc>
          <w:tcPr>
            <w:tcW w:w="6719" w:type="dxa"/>
          </w:tcPr>
          <w:p w14:paraId="7DCBEC82" w14:textId="04B6485D" w:rsidR="006720BE" w:rsidRDefault="00324ED0" w:rsidP="00324ED0">
            <w:r>
              <w:t>Type: String. But, it is converted to a bit mask. Values are comma-separated and consist of RM (read metadata), WM (write metadata), RD (read data), WD (write data), UD (unlink data), and TD (truncate data). This s</w:t>
            </w:r>
            <w:r w:rsidR="006720BE">
              <w:t>pecifies permissions for utility programs. These permissions are above and beyond the POSIX permissions (rwx/ugo). This is because external repositories may have special permissions that don’t ma</w:t>
            </w:r>
            <w:r>
              <w:t>p exactly to POSIX permissions.</w:t>
            </w:r>
          </w:p>
          <w:p w14:paraId="6002DD8B" w14:textId="77777777" w:rsidR="00324ED0" w:rsidRDefault="00324ED0" w:rsidP="00324ED0"/>
          <w:p w14:paraId="35FCFD62" w14:textId="1ED5777A" w:rsidR="00324ED0" w:rsidRDefault="006720BE" w:rsidP="00C52789">
            <w:r>
              <w:t>An example of interesting use is to allow read and write in POSIX permissions, allow metadata changes</w:t>
            </w:r>
            <w:r w:rsidR="00324ED0">
              <w:t xml:space="preserve"> but not allow writing of data. That would be specified as, "RM,WM,RD".</w:t>
            </w:r>
          </w:p>
          <w:p w14:paraId="79391B33" w14:textId="77777777" w:rsidR="00324ED0" w:rsidRDefault="00324ED0" w:rsidP="00C52789"/>
          <w:p w14:paraId="133D2B25" w14:textId="3660F90B" w:rsidR="006720BE" w:rsidRDefault="006720BE" w:rsidP="006A7E34">
            <w:r>
              <w:t>This value is not stored with the file, it is interpreted real time</w:t>
            </w:r>
            <w:r w:rsidR="006A7E34">
              <w:t>. Thus,</w:t>
            </w:r>
            <w:r>
              <w:t xml:space="preserve"> this is a fast way to shut of</w:t>
            </w:r>
            <w:r w:rsidR="00324ED0">
              <w:t>f</w:t>
            </w:r>
            <w:r>
              <w:t xml:space="preserve"> </w:t>
            </w:r>
            <w:r w:rsidR="00324ED0">
              <w:t xml:space="preserve">data </w:t>
            </w:r>
            <w:r>
              <w:t>write or metadata</w:t>
            </w:r>
            <w:r w:rsidR="00324ED0">
              <w:t xml:space="preserve"> write, for example.</w:t>
            </w:r>
            <w:r>
              <w:t xml:space="preserve"> This item can change based on allowed activity against this namespace and the data/space it represents.</w:t>
            </w:r>
          </w:p>
        </w:tc>
      </w:tr>
      <w:tr w:rsidR="006720BE" w14:paraId="2F9E2944" w14:textId="77777777" w:rsidTr="00994767">
        <w:tc>
          <w:tcPr>
            <w:tcW w:w="2772" w:type="dxa"/>
          </w:tcPr>
          <w:p w14:paraId="7ECA520A" w14:textId="45917B6F" w:rsidR="006720BE" w:rsidRDefault="00994767" w:rsidP="00C52789">
            <w:r>
              <w:t>i</w:t>
            </w:r>
            <w:r w:rsidR="006720BE">
              <w:t>perms</w:t>
            </w:r>
          </w:p>
        </w:tc>
        <w:tc>
          <w:tcPr>
            <w:tcW w:w="6719" w:type="dxa"/>
          </w:tcPr>
          <w:p w14:paraId="32BA4963" w14:textId="4A066722" w:rsidR="006720BE" w:rsidRDefault="003723EC" w:rsidP="003723EC">
            <w:r>
              <w:t>Type: String. But, it is converted to a bit mask. This is the same as bperms, but it defines</w:t>
            </w:r>
            <w:r w:rsidR="006720BE">
              <w:t xml:space="preserve"> permissions for access through the FUSE daemon.</w:t>
            </w:r>
          </w:p>
        </w:tc>
      </w:tr>
      <w:tr w:rsidR="006720BE" w14:paraId="0F66F467" w14:textId="77777777" w:rsidTr="00994767">
        <w:tc>
          <w:tcPr>
            <w:tcW w:w="2772" w:type="dxa"/>
          </w:tcPr>
          <w:p w14:paraId="61A1E86C" w14:textId="3077F2D2" w:rsidR="006720BE" w:rsidRDefault="004F14A0" w:rsidP="00C52789">
            <w:r>
              <w:t>m</w:t>
            </w:r>
            <w:r w:rsidR="006720BE">
              <w:t>dpath</w:t>
            </w:r>
          </w:p>
        </w:tc>
        <w:tc>
          <w:tcPr>
            <w:tcW w:w="6719" w:type="dxa"/>
          </w:tcPr>
          <w:p w14:paraId="1B5E6575" w14:textId="7FCC9C12" w:rsidR="006720BE" w:rsidRDefault="006A7E34" w:rsidP="00155CAE">
            <w:r>
              <w:t xml:space="preserve">Type: String. </w:t>
            </w:r>
            <w:r w:rsidR="006720BE">
              <w:t xml:space="preserve">Specifies the path </w:t>
            </w:r>
            <w:r w:rsidR="002B7BF5">
              <w:t>to</w:t>
            </w:r>
            <w:r w:rsidR="006720BE">
              <w:t xml:space="preserve"> the POSIX file system that </w:t>
            </w:r>
            <w:r w:rsidR="002B7BF5">
              <w:t>will</w:t>
            </w:r>
            <w:r w:rsidR="006720BE">
              <w:t xml:space="preserve"> hold the metadata </w:t>
            </w:r>
            <w:r w:rsidR="002B7BF5">
              <w:t>(</w:t>
            </w:r>
            <w:r w:rsidR="006720BE">
              <w:t>and potentially data</w:t>
            </w:r>
            <w:r w:rsidR="00155CAE">
              <w:t xml:space="preserve"> for DIRECT access method</w:t>
            </w:r>
            <w:r w:rsidR="002B7BF5">
              <w:t>)</w:t>
            </w:r>
            <w:r w:rsidR="006720BE">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using the </w:t>
            </w:r>
            <w:r w:rsidR="005A4B11">
              <w:t>accessmethod</w:t>
            </w:r>
            <w:r w:rsidR="006720BE">
              <w:t xml:space="preserve"> field</w:t>
            </w:r>
            <w:r w:rsidR="005A4B11">
              <w:t>,</w:t>
            </w:r>
            <w:r w:rsidR="006720BE">
              <w:t xml:space="preserve"> so the repository to/from which one is </w:t>
            </w:r>
            <w:r w:rsidR="00155CAE">
              <w:t>writing/reading will be DIRECT</w:t>
            </w:r>
            <w:r w:rsidR="006720BE">
              <w:t xml:space="preserve">. This is specified </w:t>
            </w:r>
            <w:r w:rsidR="005A4B11">
              <w:t>as a</w:t>
            </w:r>
            <w:r w:rsidR="006720BE">
              <w:t xml:space="preserve"> path </w:t>
            </w:r>
            <w:r w:rsidR="005A4B11">
              <w:t>with</w:t>
            </w:r>
            <w:r w:rsidR="006720BE">
              <w:t xml:space="preserve"> slashes. This can change if you have moved the metadata file system path for some reason. Though it might be hard to change on the fly.</w:t>
            </w:r>
          </w:p>
        </w:tc>
      </w:tr>
      <w:tr w:rsidR="006720BE" w14:paraId="69B7F893" w14:textId="77777777" w:rsidTr="00994767">
        <w:tc>
          <w:tcPr>
            <w:tcW w:w="2772" w:type="dxa"/>
          </w:tcPr>
          <w:p w14:paraId="7BBABE0D" w14:textId="38518D87" w:rsidR="006720BE" w:rsidRDefault="00CF5DC0" w:rsidP="00C52789">
            <w:r>
              <w:t>repo_range</w:t>
            </w:r>
          </w:p>
        </w:tc>
        <w:tc>
          <w:tcPr>
            <w:tcW w:w="6719" w:type="dxa"/>
          </w:tcPr>
          <w:p w14:paraId="4619E020" w14:textId="137570BE" w:rsidR="006720BE" w:rsidRDefault="00CF5DC0" w:rsidP="00CF5DC0">
            <w:r>
              <w:t>Type: List of Repo References. A repo reference consists of minsize (minimum file size in bytes that can be stored in the repository), maxsize (maximum file size in bytes that can be stored in the repository), and reponame (the name of the repository that will hold files in the size range. NOTE: maxsize can be -1 if there is no limit to the size of file that can be stored in this repository.</w:t>
            </w:r>
          </w:p>
        </w:tc>
      </w:tr>
      <w:tr w:rsidR="006720BE" w14:paraId="637405C1" w14:textId="77777777" w:rsidTr="00994767">
        <w:tc>
          <w:tcPr>
            <w:tcW w:w="2772" w:type="dxa"/>
          </w:tcPr>
          <w:p w14:paraId="0B6FDBFA" w14:textId="77777777" w:rsidR="006720BE" w:rsidRDefault="006720BE" w:rsidP="00C52789">
            <w:r>
              <w:t>trashmdpath</w:t>
            </w:r>
          </w:p>
        </w:tc>
        <w:tc>
          <w:tcPr>
            <w:tcW w:w="6719" w:type="dxa"/>
          </w:tcPr>
          <w:p w14:paraId="5D56BBEB" w14:textId="57693FF2" w:rsidR="006720BE" w:rsidRDefault="00DA2CA6" w:rsidP="002E19DA">
            <w:r>
              <w:t xml:space="preserve">Type: String. </w:t>
            </w:r>
            <w:r w:rsidR="006720BE">
              <w:t xml:space="preserve">Specifies where in the </w:t>
            </w:r>
            <w:r>
              <w:t xml:space="preserve">metadata file systems for this namespace </w:t>
            </w:r>
            <w:r w:rsidR="006720BE">
              <w:t>information is stored on unlink and trunc/ftrunc operations, which could provide a trashcan function</w:t>
            </w:r>
            <w:r>
              <w:t>,</w:t>
            </w:r>
            <w:r w:rsidR="006720BE">
              <w:t xml:space="preserve"> but is used by utility programs for reclaiming space, repacking, reconciliation of space which is needed for external repositories. All permanent deletion of data (both unlink and trunc) is done in batch for ext</w:t>
            </w:r>
            <w:r>
              <w:t>ernal repositories. For DIRECT access method</w:t>
            </w:r>
            <w:r w:rsidR="006720BE">
              <w:t xml:space="preserve"> repositories where the data is stored directly in the metadata file, unlink operations go to this path, but trunc’d space is not preserved. This is specified as a path with slashes. </w:t>
            </w:r>
            <w:r w:rsidR="002E19DA">
              <w:t>Since</w:t>
            </w:r>
            <w:r w:rsidR="006720BE">
              <w:t xml:space="preserve"> this is in the same metadata file system</w:t>
            </w:r>
            <w:r w:rsidR="002E19DA">
              <w:t>s</w:t>
            </w:r>
            <w:r w:rsidR="006720BE">
              <w:t xml:space="preserve"> as the metadata file system</w:t>
            </w:r>
            <w:r w:rsidR="002E19DA">
              <w:t>s</w:t>
            </w:r>
            <w:r w:rsidR="006720BE">
              <w:t xml:space="preserve"> for this namespace,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994767">
        <w:tc>
          <w:tcPr>
            <w:tcW w:w="2772" w:type="dxa"/>
          </w:tcPr>
          <w:p w14:paraId="750D9FB7" w14:textId="77777777" w:rsidR="006720BE" w:rsidRDefault="006720BE" w:rsidP="00C52789">
            <w:r>
              <w:t>fsinfopath</w:t>
            </w:r>
          </w:p>
        </w:tc>
        <w:tc>
          <w:tcPr>
            <w:tcW w:w="6719" w:type="dxa"/>
          </w:tcPr>
          <w:p w14:paraId="26B5312F" w14:textId="4DB7998C" w:rsidR="006720BE" w:rsidRDefault="004B173A" w:rsidP="00C52789">
            <w:r>
              <w:t xml:space="preserve">Type: String. </w:t>
            </w:r>
            <w:r w:rsidR="006720BE">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994767">
        <w:tc>
          <w:tcPr>
            <w:tcW w:w="2772" w:type="dxa"/>
          </w:tcPr>
          <w:p w14:paraId="1A5F55F6" w14:textId="77777777" w:rsidR="006720BE" w:rsidRDefault="006720BE" w:rsidP="00C52789">
            <w:r>
              <w:t>quota_space</w:t>
            </w:r>
          </w:p>
        </w:tc>
        <w:tc>
          <w:tcPr>
            <w:tcW w:w="6719" w:type="dxa"/>
          </w:tcPr>
          <w:p w14:paraId="56718FF7" w14:textId="71E70102" w:rsidR="006720BE" w:rsidRDefault="004B173A" w:rsidP="00C52789">
            <w:r>
              <w:t xml:space="preserve">Type: Integer. </w:t>
            </w:r>
            <w:r w:rsidR="006720BE">
              <w:t xml:space="preserve">Specifies the space quota </w:t>
            </w:r>
            <w:r>
              <w:t>in bytes for this name</w:t>
            </w:r>
            <w:r w:rsidR="006720BE">
              <w:t>space. This value is compared to information in the fsinfopath file above about how much space has been used which is populated via lazy batch runs to determine and record space used. This can be changed at any time, but will not t</w:t>
            </w:r>
            <w:r>
              <w:t>ake effect immediately as quota</w:t>
            </w:r>
            <w:r w:rsidR="006720BE">
              <w:t>s are done in a lazy way based on batch runs to update the fsinfopath file.</w:t>
            </w:r>
            <w:r w:rsidR="001C0C24">
              <w:t xml:space="preserve"> A value of -1 means there is no quota.</w:t>
            </w:r>
          </w:p>
        </w:tc>
      </w:tr>
      <w:tr w:rsidR="006720BE" w14:paraId="27525A61" w14:textId="77777777" w:rsidTr="00994767">
        <w:tc>
          <w:tcPr>
            <w:tcW w:w="2772" w:type="dxa"/>
          </w:tcPr>
          <w:p w14:paraId="48ADAF84" w14:textId="6DE278F9" w:rsidR="006720BE" w:rsidRDefault="006720BE" w:rsidP="00C52789">
            <w:r>
              <w:t>quota_name</w:t>
            </w:r>
            <w:r w:rsidR="00475F2C">
              <w:t>s</w:t>
            </w:r>
          </w:p>
        </w:tc>
        <w:tc>
          <w:tcPr>
            <w:tcW w:w="6719" w:type="dxa"/>
          </w:tcPr>
          <w:p w14:paraId="4A332655" w14:textId="417758C8" w:rsidR="006720BE" w:rsidRDefault="004B173A" w:rsidP="00C52789">
            <w:r>
              <w:t xml:space="preserve">Type: Integer. </w:t>
            </w:r>
            <w:r w:rsidR="006720BE">
              <w:t>Specifie</w:t>
            </w:r>
            <w:r>
              <w:t>s the inode quota for this name</w:t>
            </w:r>
            <w:r w:rsidR="006720BE">
              <w:t>space</w:t>
            </w:r>
            <w:r>
              <w:t>. That is, the number of files allowed in this namespace</w:t>
            </w:r>
            <w:r w:rsidR="006720BE">
              <w:t>. This value is compared to information in the fsinfopath file above about how many inodes have been used which is populated via lazy batch runs to det</w:t>
            </w:r>
            <w:r>
              <w:t xml:space="preserve">ermine and record inodes used. </w:t>
            </w:r>
            <w:r w:rsidR="006720BE">
              <w:t>This can be changed at any time, but will not take effect immediately as quotas are done in a lazy way based on batch runs to update the fsinfopath file.</w:t>
            </w:r>
            <w:r w:rsidR="001C0C24">
              <w:t xml:space="preserve"> </w:t>
            </w:r>
            <w:r w:rsidR="001C0C24">
              <w:t>A value of -1 means there is no quota.</w:t>
            </w:r>
            <w:bookmarkStart w:id="0" w:name="_GoBack"/>
            <w:bookmarkEnd w:id="0"/>
          </w:p>
        </w:tc>
      </w:tr>
      <w:tr w:rsidR="006720BE" w14:paraId="55FDB736" w14:textId="77777777" w:rsidTr="00994767">
        <w:tc>
          <w:tcPr>
            <w:tcW w:w="2772" w:type="dxa"/>
          </w:tcPr>
          <w:p w14:paraId="1D620A5D" w14:textId="77777777" w:rsidR="006720BE" w:rsidRPr="001A4E00" w:rsidRDefault="006720BE" w:rsidP="00C52789">
            <w:r>
              <w:t>namespaceshard</w:t>
            </w:r>
            <w:r w:rsidRPr="001A4E00">
              <w:t>p</w:t>
            </w:r>
          </w:p>
        </w:tc>
        <w:tc>
          <w:tcPr>
            <w:tcW w:w="6719" w:type="dxa"/>
          </w:tcPr>
          <w:p w14:paraId="5534646E" w14:textId="745E2D3B" w:rsidR="006720BE" w:rsidRPr="001A4E00" w:rsidRDefault="004B173A" w:rsidP="004B173A">
            <w:r>
              <w:t>Type: String. Specifies the p</w:t>
            </w:r>
            <w:r w:rsidR="006720BE" w:rsidRPr="001A4E00">
              <w:t xml:space="preserve">ath to </w:t>
            </w:r>
            <w:r w:rsidR="006720BE">
              <w:t>namespace shard</w:t>
            </w:r>
            <w:r w:rsidR="006720BE" w:rsidRPr="001A4E00">
              <w:t xml:space="preserve"> metadata file systems</w:t>
            </w:r>
            <w:r>
              <w:t>. This is a future concept for scaling how many files can be held in a directory.</w:t>
            </w:r>
          </w:p>
        </w:tc>
      </w:tr>
      <w:tr w:rsidR="006720BE" w14:paraId="0F1CC8E7" w14:textId="77777777" w:rsidTr="00994767">
        <w:tc>
          <w:tcPr>
            <w:tcW w:w="2772" w:type="dxa"/>
          </w:tcPr>
          <w:p w14:paraId="016A7800" w14:textId="77777777" w:rsidR="006720BE" w:rsidRPr="001A4E00" w:rsidRDefault="006720BE" w:rsidP="00C52789">
            <w:r>
              <w:t>namespaceshard</w:t>
            </w:r>
            <w:r w:rsidRPr="001A4E00">
              <w:t>pnum</w:t>
            </w:r>
          </w:p>
        </w:tc>
        <w:tc>
          <w:tcPr>
            <w:tcW w:w="6719" w:type="dxa"/>
          </w:tcPr>
          <w:p w14:paraId="6C8A4242" w14:textId="2C667B20" w:rsidR="006720BE" w:rsidRPr="001A4E00" w:rsidRDefault="004B173A" w:rsidP="004B173A">
            <w:r>
              <w:t>Type: Integer. Specifies the m</w:t>
            </w:r>
            <w:r w:rsidR="006720BE" w:rsidRPr="001A4E00">
              <w:t>ax</w:t>
            </w:r>
            <w:r>
              <w:t>imum</w:t>
            </w:r>
            <w:r w:rsidR="006720BE" w:rsidRPr="001A4E00">
              <w:t xml:space="preserve"> number of </w:t>
            </w:r>
            <w:r w:rsidR="006720BE">
              <w:t>namespace shard</w:t>
            </w:r>
            <w:r w:rsidR="006720BE" w:rsidRPr="001A4E00">
              <w:t xml:space="preserve"> m</w:t>
            </w:r>
            <w:r w:rsidR="006720BE">
              <w:t>eta</w:t>
            </w:r>
            <w:r w:rsidR="006720BE" w:rsidRPr="001A4E00">
              <w:t>d</w:t>
            </w:r>
            <w:r w:rsidR="006720BE">
              <w:t>ata</w:t>
            </w:r>
            <w:r w:rsidR="006720BE" w:rsidRPr="001A4E00">
              <w:t xml:space="preserve"> file systems to hash across</w:t>
            </w:r>
            <w:r>
              <w:t>. This is a future concept for scaling how many files can be held in a directory.</w:t>
            </w:r>
          </w:p>
        </w:tc>
      </w:tr>
    </w:tbl>
    <w:p w14:paraId="5E540CB9" w14:textId="77777777" w:rsidR="006720BE" w:rsidRDefault="006720BE" w:rsidP="006720BE"/>
    <w:p w14:paraId="2862D4B8" w14:textId="475969AA" w:rsidR="006720BE" w:rsidRDefault="006720BE" w:rsidP="006720BE">
      <w:r>
        <w:t xml:space="preserve">For Uni </w:t>
      </w:r>
      <w:r w:rsidR="00B66620">
        <w:t xml:space="preserve">(one file per object) </w:t>
      </w:r>
      <w:r>
        <w:t>and Packed files</w:t>
      </w:r>
      <w:r w:rsidR="00B66620">
        <w:t xml:space="preserve"> </w:t>
      </w:r>
      <w:r w:rsidR="00BA740D">
        <w:t>(multiple</w:t>
      </w:r>
      <w:r w:rsidR="00B66620">
        <w:t xml:space="preserve"> files per object)</w:t>
      </w:r>
      <w:r>
        <w:t>,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0490B47C" w:rsidR="006720BE" w:rsidRDefault="006720BE" w:rsidP="006720BE">
      <w:r>
        <w:t>For Multi object files</w:t>
      </w:r>
      <w:r w:rsidR="00BA740D">
        <w:t xml:space="preserve"> </w:t>
      </w:r>
      <w:r w:rsidR="00B66620">
        <w:t>(files broken up into multiple objecte,</w:t>
      </w:r>
      <w:r>
        <w:t xml:space="preserve">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1CDCD65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r w:rsidR="00C50FFD">
        <w:t xml:space="preserve"> </w:t>
      </w:r>
      <w:r w:rsidR="00B66620">
        <w:t>We do plan to look at adding an object interface and HDFS at some point</w:t>
      </w:r>
      <w:r w:rsidR="00C50FFD">
        <w:t>,</w:t>
      </w:r>
      <w:r w:rsidR="00B66620">
        <w:t xml:space="preserve"> but these are not currently planned.</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5F178BF0" w:rsidR="00662BEF" w:rsidRDefault="00CC387B" w:rsidP="007B0FDA">
      <w:r>
        <w:t>MarFS is not required</w:t>
      </w:r>
      <w:r w:rsidR="00662BEF">
        <w:t xml:space="preserve"> to provide mmap and application execution</w:t>
      </w:r>
      <w:r w:rsidR="007D64C1">
        <w:t>, be a PFS</w:t>
      </w:r>
      <w:r w:rsidR="009E7706">
        <w:t>, or a parallel archive</w:t>
      </w:r>
      <w:r w:rsidR="00B66620">
        <w:t>, although it has many attributes of parallel file systems/archives.</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20E5DFCE" w:rsidR="00120D0D" w:rsidRDefault="00120D0D" w:rsidP="00120D0D">
      <w:r>
        <w:t>MarFS is not required to solve the scalabilty problem of</w:t>
      </w:r>
      <w:r w:rsidR="00DC7780">
        <w:t xml:space="preserve"> very large single directories</w:t>
      </w:r>
      <w:r w:rsidR="00510411">
        <w:t xml:space="preserve">, although </w:t>
      </w:r>
      <w:r w:rsidR="008A496B">
        <w:t xml:space="preserve">we plan to add </w:t>
      </w:r>
      <w:r w:rsidR="00C50FFD">
        <w:t>fine-grained</w:t>
      </w:r>
      <w:r w:rsidR="00510411">
        <w:t xml:space="preserve"> metadata scaling utilizing directory sharding to MarFS.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commentRangeStart w:id="1"/>
      <w:r>
        <w:t>Here is a high level description of the reserved MarFS xattrs:</w:t>
      </w:r>
      <w:commentRangeEnd w:id="1"/>
      <w:r w:rsidR="00510411">
        <w:rPr>
          <w:rStyle w:val="CommentReference"/>
        </w:rPr>
        <w:commentReference w:id="1"/>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commentRangeStart w:id="2"/>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commentRangeEnd w:id="2"/>
      <w:r w:rsidR="00510411">
        <w:rPr>
          <w:rStyle w:val="CommentReference"/>
        </w:rPr>
        <w:commentReference w:id="2"/>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8B46C8">
        <w:tc>
          <w:tcPr>
            <w:tcW w:w="2546" w:type="dxa"/>
          </w:tcPr>
          <w:p w14:paraId="442BE546" w14:textId="77777777" w:rsidR="006654FD" w:rsidRPr="001A4E00" w:rsidRDefault="006654FD" w:rsidP="008B46C8">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8B46C8">
            <w:r>
              <w:t>objchnknumber</w:t>
            </w:r>
          </w:p>
        </w:tc>
        <w:tc>
          <w:tcPr>
            <w:tcW w:w="6408" w:type="dxa"/>
          </w:tcPr>
          <w:p w14:paraId="0DCEB441" w14:textId="77777777" w:rsidR="006654FD" w:rsidRDefault="006654FD" w:rsidP="008B46C8">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commentRangeStart w:id="3"/>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commentRangeEnd w:id="3"/>
      <w:r w:rsidR="00510411">
        <w:rPr>
          <w:rStyle w:val="CommentReference"/>
        </w:rPr>
        <w:commentReference w:id="3"/>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commentRangeStart w:id="4"/>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commentRangeEnd w:id="4"/>
      <w:r w:rsidR="00510411">
        <w:rPr>
          <w:rStyle w:val="CommentReference"/>
        </w:rPr>
        <w:commentReference w:id="4"/>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 xml:space="preserve">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w:t>
      </w:r>
      <w:commentRangeStart w:id="5"/>
      <w:r>
        <w:t>Files stored with a DIRECT accessmethod do not use objects, so their object-names are not used</w:t>
      </w:r>
      <w:commentRangeEnd w:id="5"/>
      <w:r w:rsidR="00510411">
        <w:rPr>
          <w:rStyle w:val="CommentReference"/>
        </w:rPr>
        <w:commentReference w:id="5"/>
      </w:r>
      <w:r>
        <w:t>.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69CB20B" w:rsidR="005C65D5" w:rsidRDefault="005C65D5" w:rsidP="00D27ADF">
      <w:pPr>
        <w:pStyle w:val="ListParagraph"/>
        <w:numPr>
          <w:ilvl w:val="0"/>
          <w:numId w:val="38"/>
        </w:numPr>
      </w:pPr>
      <w:commentRangeStart w:id="6"/>
      <w:r>
        <w:t>/repo4/</w:t>
      </w:r>
      <w:r w:rsidRPr="005C65D5">
        <w:t>test00/</w:t>
      </w:r>
      <w:ins w:id="7" w:author="Jeffrey Inman" w:date="2015-08-13T07:31:00Z">
        <w:r w:rsidR="00495E6F" w:rsidRPr="00495E6F">
          <w:t>ver.000_001/F___/inode.0005443387/md_ctime.20150812_181538-0600_1/obj_ctime.20150812_181538-0600_1/unq.0/chnksz.800</w:t>
        </w:r>
      </w:ins>
      <w:ins w:id="8" w:author="Jeffrey Inman" w:date="2015-08-13T07:35:00Z">
        <w:r w:rsidR="009937E3">
          <w:t>000</w:t>
        </w:r>
      </w:ins>
      <w:ins w:id="9" w:author="Jeffrey Inman" w:date="2015-08-13T07:37:00Z">
        <w:r w:rsidR="009937E3">
          <w:t>0</w:t>
        </w:r>
      </w:ins>
      <w:ins w:id="10" w:author="Jeffrey Inman" w:date="2015-08-13T07:31:00Z">
        <w:r w:rsidR="00495E6F" w:rsidRPr="00495E6F">
          <w:t>/chnkno.0</w:t>
        </w:r>
      </w:ins>
      <w:commentRangeEnd w:id="6"/>
      <w:r w:rsidR="00510411">
        <w:rPr>
          <w:rStyle w:val="CommentReference"/>
        </w:rPr>
        <w:commentReference w:id="6"/>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4FE000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w:t>
      </w:r>
      <w:r w:rsidR="009937E3">
        <w:t>a destination</w:t>
      </w:r>
      <w:r w:rsidR="002E2CE6">
        <w:t xml:space="preserve">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3DCC36FC" w14:textId="77777777" w:rsidR="006F2877" w:rsidRDefault="006F2877" w:rsidP="006F2877">
      <w:pPr>
        <w:pStyle w:val="ListParagraph"/>
        <w:numPr>
          <w:ilvl w:val="0"/>
          <w:numId w:val="32"/>
        </w:numPr>
      </w:pPr>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irst name Last name" w:date="2015-08-12T19:41:00Z" w:initials="FL">
    <w:p w14:paraId="46BB530D" w14:textId="4EFDFE0F" w:rsidR="002E19DA" w:rsidRDefault="002E19DA">
      <w:pPr>
        <w:pStyle w:val="CommentText"/>
      </w:pPr>
      <w:r>
        <w:rPr>
          <w:rStyle w:val="CommentReference"/>
        </w:rPr>
        <w:annotationRef/>
      </w:r>
      <w:r>
        <w:t>Probably needs updating</w:t>
      </w:r>
    </w:p>
  </w:comment>
  <w:comment w:id="2" w:author="First name Last name" w:date="2015-08-12T19:42:00Z" w:initials="FL">
    <w:p w14:paraId="0108601E" w14:textId="0ADCADC2" w:rsidR="002E19DA" w:rsidRDefault="002E19DA">
      <w:pPr>
        <w:pStyle w:val="CommentText"/>
      </w:pPr>
      <w:r>
        <w:rPr>
          <w:rStyle w:val="CommentReference"/>
        </w:rPr>
        <w:annotationRef/>
      </w:r>
      <w:r>
        <w:t>Probably needs updating</w:t>
      </w:r>
    </w:p>
  </w:comment>
  <w:comment w:id="3" w:author="First name Last name" w:date="2015-08-12T19:45:00Z" w:initials="FL">
    <w:p w14:paraId="4F02A732" w14:textId="6BE95F10" w:rsidR="002E19DA" w:rsidRDefault="002E19DA">
      <w:pPr>
        <w:pStyle w:val="CommentText"/>
      </w:pPr>
      <w:r>
        <w:rPr>
          <w:rStyle w:val="CommentReference"/>
        </w:rPr>
        <w:annotationRef/>
      </w:r>
      <w:r>
        <w:t>May need to be updated for fields or make a simpler diagram</w:t>
      </w:r>
    </w:p>
  </w:comment>
  <w:comment w:id="4" w:author="First name Last name" w:date="2015-08-12T19:46:00Z" w:initials="FL">
    <w:p w14:paraId="72F0D0F6" w14:textId="7F44A4D6" w:rsidR="002E19DA" w:rsidRDefault="002E19DA">
      <w:pPr>
        <w:pStyle w:val="CommentText"/>
      </w:pPr>
      <w:r>
        <w:rPr>
          <w:rStyle w:val="CommentReference"/>
        </w:rPr>
        <w:annotationRef/>
      </w:r>
      <w:r>
        <w:t>May need to update with fields or simplify or not</w:t>
      </w:r>
    </w:p>
  </w:comment>
  <w:comment w:id="5" w:author="First name Last name" w:date="2015-08-12T19:47:00Z" w:initials="FL">
    <w:p w14:paraId="07748F8B" w14:textId="1B432905" w:rsidR="002E19DA" w:rsidRDefault="002E19DA">
      <w:pPr>
        <w:pStyle w:val="CommentText"/>
      </w:pPr>
      <w:r>
        <w:rPr>
          <w:rStyle w:val="CommentReference"/>
        </w:rPr>
        <w:annotationRef/>
      </w:r>
      <w:r>
        <w:t>Need semidirect explaiend</w:t>
      </w:r>
    </w:p>
  </w:comment>
  <w:comment w:id="6" w:author="First name Last name" w:date="2015-08-12T19:48:00Z" w:initials="FL">
    <w:p w14:paraId="25CDDD20" w14:textId="3227FD9B" w:rsidR="002E19DA" w:rsidRDefault="002E19DA">
      <w:pPr>
        <w:pStyle w:val="CommentText"/>
      </w:pPr>
      <w:r>
        <w:rPr>
          <w:rStyle w:val="CommentReference"/>
        </w:rPr>
        <w:annotationRef/>
      </w:r>
      <w:r>
        <w:t>May be out of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32043" w14:textId="77777777" w:rsidR="002E19DA" w:rsidRDefault="002E19DA" w:rsidP="006D3F33">
      <w:r>
        <w:separator/>
      </w:r>
    </w:p>
  </w:endnote>
  <w:endnote w:type="continuationSeparator" w:id="0">
    <w:p w14:paraId="6C56C124" w14:textId="77777777" w:rsidR="002E19DA" w:rsidRDefault="002E19DA"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E19DA" w:rsidRDefault="002E19DA"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E19DA" w:rsidRDefault="002E19DA"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0C24">
      <w:rPr>
        <w:rStyle w:val="PageNumber"/>
        <w:noProof/>
      </w:rPr>
      <w:t>1</w:t>
    </w:r>
    <w:r>
      <w:rPr>
        <w:rStyle w:val="PageNumber"/>
      </w:rPr>
      <w:fldChar w:fldCharType="end"/>
    </w:r>
  </w:p>
  <w:p w14:paraId="6B034AAD" w14:textId="404EE2A6" w:rsidR="002E19DA" w:rsidRDefault="002E19DA" w:rsidP="006D3F33">
    <w:pPr>
      <w:pStyle w:val="Footer"/>
      <w:tabs>
        <w:tab w:val="clear" w:pos="4320"/>
      </w:tabs>
      <w:ind w:right="360"/>
    </w:pPr>
    <w:r>
      <w:t>13-Aug-2015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93B7E" w14:textId="77777777" w:rsidR="002E19DA" w:rsidRDefault="002E19DA" w:rsidP="006D3F33">
      <w:r>
        <w:separator/>
      </w:r>
    </w:p>
  </w:footnote>
  <w:footnote w:type="continuationSeparator" w:id="0">
    <w:p w14:paraId="21C65318" w14:textId="77777777" w:rsidR="002E19DA" w:rsidRDefault="002E19DA"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E19DA" w:rsidRDefault="002E19DA" w:rsidP="006D3F33">
    <w:pPr>
      <w:pStyle w:val="Header"/>
      <w:tabs>
        <w:tab w:val="clear" w:pos="4320"/>
        <w:tab w:val="clear" w:pos="8640"/>
        <w:tab w:val="right" w:pos="9360"/>
      </w:tabs>
    </w:pPr>
    <w:r>
      <w:tab/>
      <w:t>MarFS Requirements, Design, Configuration, and Administration: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4A1D"/>
    <w:rsid w:val="00025D0F"/>
    <w:rsid w:val="00026E58"/>
    <w:rsid w:val="00027DA3"/>
    <w:rsid w:val="0003134F"/>
    <w:rsid w:val="00033938"/>
    <w:rsid w:val="00034B5C"/>
    <w:rsid w:val="000447E2"/>
    <w:rsid w:val="000479E4"/>
    <w:rsid w:val="00050A98"/>
    <w:rsid w:val="00067150"/>
    <w:rsid w:val="00070F38"/>
    <w:rsid w:val="0007509A"/>
    <w:rsid w:val="0007509F"/>
    <w:rsid w:val="000779A3"/>
    <w:rsid w:val="00084AC5"/>
    <w:rsid w:val="00085CF0"/>
    <w:rsid w:val="000A0AF6"/>
    <w:rsid w:val="000A2CBA"/>
    <w:rsid w:val="000A3332"/>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33BA"/>
    <w:rsid w:val="00155CAE"/>
    <w:rsid w:val="0015722E"/>
    <w:rsid w:val="00161C59"/>
    <w:rsid w:val="00166030"/>
    <w:rsid w:val="00176C2F"/>
    <w:rsid w:val="0018148F"/>
    <w:rsid w:val="00182657"/>
    <w:rsid w:val="00196031"/>
    <w:rsid w:val="00197FA1"/>
    <w:rsid w:val="001A4E00"/>
    <w:rsid w:val="001B2DD2"/>
    <w:rsid w:val="001C0C24"/>
    <w:rsid w:val="001C0F35"/>
    <w:rsid w:val="001C5569"/>
    <w:rsid w:val="001D00B5"/>
    <w:rsid w:val="001D6000"/>
    <w:rsid w:val="001D6995"/>
    <w:rsid w:val="001E2B02"/>
    <w:rsid w:val="001F10CB"/>
    <w:rsid w:val="001F11B0"/>
    <w:rsid w:val="001F2BF9"/>
    <w:rsid w:val="001F6D2F"/>
    <w:rsid w:val="00207597"/>
    <w:rsid w:val="002145D8"/>
    <w:rsid w:val="0021564E"/>
    <w:rsid w:val="00216C6B"/>
    <w:rsid w:val="00220293"/>
    <w:rsid w:val="00225F20"/>
    <w:rsid w:val="00230B32"/>
    <w:rsid w:val="002325E7"/>
    <w:rsid w:val="002329F3"/>
    <w:rsid w:val="002331D0"/>
    <w:rsid w:val="002351D4"/>
    <w:rsid w:val="00235FE8"/>
    <w:rsid w:val="00244413"/>
    <w:rsid w:val="00244FE0"/>
    <w:rsid w:val="00246ADD"/>
    <w:rsid w:val="002505EF"/>
    <w:rsid w:val="00260852"/>
    <w:rsid w:val="00265D10"/>
    <w:rsid w:val="0026608E"/>
    <w:rsid w:val="00267BF4"/>
    <w:rsid w:val="00273E19"/>
    <w:rsid w:val="00274653"/>
    <w:rsid w:val="002935CA"/>
    <w:rsid w:val="002A135E"/>
    <w:rsid w:val="002A14E8"/>
    <w:rsid w:val="002A33FA"/>
    <w:rsid w:val="002A3D32"/>
    <w:rsid w:val="002A6F1E"/>
    <w:rsid w:val="002B2A81"/>
    <w:rsid w:val="002B2D27"/>
    <w:rsid w:val="002B6EE4"/>
    <w:rsid w:val="002B76E8"/>
    <w:rsid w:val="002B7AC4"/>
    <w:rsid w:val="002B7BF5"/>
    <w:rsid w:val="002B7D71"/>
    <w:rsid w:val="002C19EA"/>
    <w:rsid w:val="002D00BB"/>
    <w:rsid w:val="002E0185"/>
    <w:rsid w:val="002E19DA"/>
    <w:rsid w:val="002E2CE6"/>
    <w:rsid w:val="002E428B"/>
    <w:rsid w:val="002E55C3"/>
    <w:rsid w:val="002F52B9"/>
    <w:rsid w:val="00300847"/>
    <w:rsid w:val="00306C49"/>
    <w:rsid w:val="0030747E"/>
    <w:rsid w:val="00317610"/>
    <w:rsid w:val="00324E46"/>
    <w:rsid w:val="00324ED0"/>
    <w:rsid w:val="00340C9E"/>
    <w:rsid w:val="003415DB"/>
    <w:rsid w:val="003451C4"/>
    <w:rsid w:val="00347C0F"/>
    <w:rsid w:val="003549D3"/>
    <w:rsid w:val="00355FC9"/>
    <w:rsid w:val="003569EE"/>
    <w:rsid w:val="00371C1D"/>
    <w:rsid w:val="003723EC"/>
    <w:rsid w:val="0037536E"/>
    <w:rsid w:val="003754AC"/>
    <w:rsid w:val="00381D72"/>
    <w:rsid w:val="003871DC"/>
    <w:rsid w:val="00387231"/>
    <w:rsid w:val="00387A50"/>
    <w:rsid w:val="0039491D"/>
    <w:rsid w:val="003A0472"/>
    <w:rsid w:val="003B033E"/>
    <w:rsid w:val="003B5DF3"/>
    <w:rsid w:val="003B617A"/>
    <w:rsid w:val="003C1EA4"/>
    <w:rsid w:val="003C3C57"/>
    <w:rsid w:val="003C4DCF"/>
    <w:rsid w:val="003C6142"/>
    <w:rsid w:val="003C6F5A"/>
    <w:rsid w:val="003C7A10"/>
    <w:rsid w:val="003D1F74"/>
    <w:rsid w:val="003D46B4"/>
    <w:rsid w:val="003E4E3D"/>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004"/>
    <w:rsid w:val="004535B0"/>
    <w:rsid w:val="00471A74"/>
    <w:rsid w:val="00475F2C"/>
    <w:rsid w:val="00484238"/>
    <w:rsid w:val="00486D06"/>
    <w:rsid w:val="00495E6F"/>
    <w:rsid w:val="004A197D"/>
    <w:rsid w:val="004A2C61"/>
    <w:rsid w:val="004B173A"/>
    <w:rsid w:val="004B43AE"/>
    <w:rsid w:val="004C2705"/>
    <w:rsid w:val="004C31BA"/>
    <w:rsid w:val="004C6412"/>
    <w:rsid w:val="004C7379"/>
    <w:rsid w:val="004D4F18"/>
    <w:rsid w:val="004D7FC6"/>
    <w:rsid w:val="004E41B3"/>
    <w:rsid w:val="004E51F8"/>
    <w:rsid w:val="004F14A0"/>
    <w:rsid w:val="004F3129"/>
    <w:rsid w:val="004F61ED"/>
    <w:rsid w:val="004F7F74"/>
    <w:rsid w:val="00510411"/>
    <w:rsid w:val="00511E33"/>
    <w:rsid w:val="00514BBB"/>
    <w:rsid w:val="00517121"/>
    <w:rsid w:val="00524969"/>
    <w:rsid w:val="0052688C"/>
    <w:rsid w:val="005303E0"/>
    <w:rsid w:val="005307E1"/>
    <w:rsid w:val="0053200F"/>
    <w:rsid w:val="0054140C"/>
    <w:rsid w:val="00543E88"/>
    <w:rsid w:val="00546376"/>
    <w:rsid w:val="00547246"/>
    <w:rsid w:val="005532F2"/>
    <w:rsid w:val="00574507"/>
    <w:rsid w:val="00577397"/>
    <w:rsid w:val="005820CB"/>
    <w:rsid w:val="00582B1C"/>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D5F93"/>
    <w:rsid w:val="005E027C"/>
    <w:rsid w:val="005E0BA6"/>
    <w:rsid w:val="005E2D15"/>
    <w:rsid w:val="005E32E1"/>
    <w:rsid w:val="005E753E"/>
    <w:rsid w:val="005F0EC9"/>
    <w:rsid w:val="00610B79"/>
    <w:rsid w:val="006255D8"/>
    <w:rsid w:val="0063616B"/>
    <w:rsid w:val="00641FB0"/>
    <w:rsid w:val="00642E89"/>
    <w:rsid w:val="00642F98"/>
    <w:rsid w:val="00643078"/>
    <w:rsid w:val="006448C4"/>
    <w:rsid w:val="00647904"/>
    <w:rsid w:val="00650DC1"/>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A7E34"/>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877"/>
    <w:rsid w:val="006F2A9B"/>
    <w:rsid w:val="00703D14"/>
    <w:rsid w:val="00711DD1"/>
    <w:rsid w:val="007129FA"/>
    <w:rsid w:val="007152E9"/>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1734"/>
    <w:rsid w:val="007E5FF9"/>
    <w:rsid w:val="007E6431"/>
    <w:rsid w:val="007F3896"/>
    <w:rsid w:val="00804F31"/>
    <w:rsid w:val="00812926"/>
    <w:rsid w:val="00814E7D"/>
    <w:rsid w:val="00815154"/>
    <w:rsid w:val="00821429"/>
    <w:rsid w:val="00827EA1"/>
    <w:rsid w:val="0083157D"/>
    <w:rsid w:val="008545A8"/>
    <w:rsid w:val="00862333"/>
    <w:rsid w:val="00862373"/>
    <w:rsid w:val="008722AE"/>
    <w:rsid w:val="00874204"/>
    <w:rsid w:val="00875EE3"/>
    <w:rsid w:val="0087606A"/>
    <w:rsid w:val="00880715"/>
    <w:rsid w:val="00881897"/>
    <w:rsid w:val="00887664"/>
    <w:rsid w:val="00892FC8"/>
    <w:rsid w:val="00894F0B"/>
    <w:rsid w:val="008A1889"/>
    <w:rsid w:val="008A3754"/>
    <w:rsid w:val="008A496B"/>
    <w:rsid w:val="008A4FE8"/>
    <w:rsid w:val="008B0719"/>
    <w:rsid w:val="008B137E"/>
    <w:rsid w:val="008B46C8"/>
    <w:rsid w:val="008C1187"/>
    <w:rsid w:val="008C6001"/>
    <w:rsid w:val="008D27FE"/>
    <w:rsid w:val="008D31AF"/>
    <w:rsid w:val="008E1953"/>
    <w:rsid w:val="008E230F"/>
    <w:rsid w:val="008E3F34"/>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47A49"/>
    <w:rsid w:val="009509F6"/>
    <w:rsid w:val="0095109C"/>
    <w:rsid w:val="00951D79"/>
    <w:rsid w:val="0095261E"/>
    <w:rsid w:val="00956F46"/>
    <w:rsid w:val="00963EE1"/>
    <w:rsid w:val="00965371"/>
    <w:rsid w:val="00966DEB"/>
    <w:rsid w:val="0097083B"/>
    <w:rsid w:val="0097127A"/>
    <w:rsid w:val="00975CCA"/>
    <w:rsid w:val="00977799"/>
    <w:rsid w:val="00982049"/>
    <w:rsid w:val="009841F9"/>
    <w:rsid w:val="0098769A"/>
    <w:rsid w:val="00991737"/>
    <w:rsid w:val="00991DF0"/>
    <w:rsid w:val="009926C2"/>
    <w:rsid w:val="0099369B"/>
    <w:rsid w:val="009937E3"/>
    <w:rsid w:val="00994767"/>
    <w:rsid w:val="00995534"/>
    <w:rsid w:val="0099732D"/>
    <w:rsid w:val="00997338"/>
    <w:rsid w:val="009A01F8"/>
    <w:rsid w:val="009A0BFA"/>
    <w:rsid w:val="009A18AB"/>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4742"/>
    <w:rsid w:val="00A06B30"/>
    <w:rsid w:val="00A1390C"/>
    <w:rsid w:val="00A13F69"/>
    <w:rsid w:val="00A17C28"/>
    <w:rsid w:val="00A22CC7"/>
    <w:rsid w:val="00A41988"/>
    <w:rsid w:val="00A42FB3"/>
    <w:rsid w:val="00A506AA"/>
    <w:rsid w:val="00A512FF"/>
    <w:rsid w:val="00A51D79"/>
    <w:rsid w:val="00A54264"/>
    <w:rsid w:val="00A6073D"/>
    <w:rsid w:val="00A61317"/>
    <w:rsid w:val="00A6212F"/>
    <w:rsid w:val="00A65658"/>
    <w:rsid w:val="00A7266B"/>
    <w:rsid w:val="00A76BB7"/>
    <w:rsid w:val="00A80FC9"/>
    <w:rsid w:val="00A85237"/>
    <w:rsid w:val="00A8682B"/>
    <w:rsid w:val="00A9316E"/>
    <w:rsid w:val="00A9420C"/>
    <w:rsid w:val="00A96A71"/>
    <w:rsid w:val="00AA36BD"/>
    <w:rsid w:val="00AA3780"/>
    <w:rsid w:val="00AA45FA"/>
    <w:rsid w:val="00AB394A"/>
    <w:rsid w:val="00AB66EB"/>
    <w:rsid w:val="00AB6F43"/>
    <w:rsid w:val="00AC0EF8"/>
    <w:rsid w:val="00AC180C"/>
    <w:rsid w:val="00AC2BBF"/>
    <w:rsid w:val="00AC4B78"/>
    <w:rsid w:val="00AD018C"/>
    <w:rsid w:val="00AD13DF"/>
    <w:rsid w:val="00AD35E6"/>
    <w:rsid w:val="00AE6759"/>
    <w:rsid w:val="00AF279A"/>
    <w:rsid w:val="00B02A5C"/>
    <w:rsid w:val="00B03058"/>
    <w:rsid w:val="00B04236"/>
    <w:rsid w:val="00B047B6"/>
    <w:rsid w:val="00B1188E"/>
    <w:rsid w:val="00B13431"/>
    <w:rsid w:val="00B15E67"/>
    <w:rsid w:val="00B178B9"/>
    <w:rsid w:val="00B20942"/>
    <w:rsid w:val="00B378AB"/>
    <w:rsid w:val="00B41C37"/>
    <w:rsid w:val="00B55AEF"/>
    <w:rsid w:val="00B63288"/>
    <w:rsid w:val="00B66620"/>
    <w:rsid w:val="00B67B39"/>
    <w:rsid w:val="00B745E5"/>
    <w:rsid w:val="00B875A7"/>
    <w:rsid w:val="00B9693F"/>
    <w:rsid w:val="00BA6A09"/>
    <w:rsid w:val="00BA6B1D"/>
    <w:rsid w:val="00BA740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3748A"/>
    <w:rsid w:val="00C43B98"/>
    <w:rsid w:val="00C47FC9"/>
    <w:rsid w:val="00C50FFD"/>
    <w:rsid w:val="00C52789"/>
    <w:rsid w:val="00C534D8"/>
    <w:rsid w:val="00C55A5B"/>
    <w:rsid w:val="00C623A1"/>
    <w:rsid w:val="00C625AC"/>
    <w:rsid w:val="00C7236C"/>
    <w:rsid w:val="00C759CB"/>
    <w:rsid w:val="00C824A0"/>
    <w:rsid w:val="00C8379F"/>
    <w:rsid w:val="00C856C2"/>
    <w:rsid w:val="00C857D2"/>
    <w:rsid w:val="00C93615"/>
    <w:rsid w:val="00C951F0"/>
    <w:rsid w:val="00CA1267"/>
    <w:rsid w:val="00CA1621"/>
    <w:rsid w:val="00CB6624"/>
    <w:rsid w:val="00CB67D7"/>
    <w:rsid w:val="00CB7D7A"/>
    <w:rsid w:val="00CC387B"/>
    <w:rsid w:val="00CD05DE"/>
    <w:rsid w:val="00CD6E09"/>
    <w:rsid w:val="00CE18ED"/>
    <w:rsid w:val="00CE706C"/>
    <w:rsid w:val="00CF0CF7"/>
    <w:rsid w:val="00CF30F8"/>
    <w:rsid w:val="00CF33F8"/>
    <w:rsid w:val="00CF5DC0"/>
    <w:rsid w:val="00D1140F"/>
    <w:rsid w:val="00D15938"/>
    <w:rsid w:val="00D15D59"/>
    <w:rsid w:val="00D16C3D"/>
    <w:rsid w:val="00D172EB"/>
    <w:rsid w:val="00D215A9"/>
    <w:rsid w:val="00D26DFD"/>
    <w:rsid w:val="00D27ADF"/>
    <w:rsid w:val="00D317E1"/>
    <w:rsid w:val="00D3285F"/>
    <w:rsid w:val="00D35EC5"/>
    <w:rsid w:val="00D364F1"/>
    <w:rsid w:val="00D37E27"/>
    <w:rsid w:val="00D51235"/>
    <w:rsid w:val="00D5376E"/>
    <w:rsid w:val="00D5500A"/>
    <w:rsid w:val="00D56D73"/>
    <w:rsid w:val="00D6519A"/>
    <w:rsid w:val="00D667D1"/>
    <w:rsid w:val="00D73A31"/>
    <w:rsid w:val="00D74277"/>
    <w:rsid w:val="00D7625F"/>
    <w:rsid w:val="00D76D3E"/>
    <w:rsid w:val="00D856C8"/>
    <w:rsid w:val="00D8573B"/>
    <w:rsid w:val="00D924CD"/>
    <w:rsid w:val="00D959DF"/>
    <w:rsid w:val="00D97B82"/>
    <w:rsid w:val="00DA2CA6"/>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66CED"/>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34A5"/>
    <w:rsid w:val="00F34957"/>
    <w:rsid w:val="00F34A7F"/>
    <w:rsid w:val="00F34BCA"/>
    <w:rsid w:val="00F35036"/>
    <w:rsid w:val="00F4498B"/>
    <w:rsid w:val="00F452DA"/>
    <w:rsid w:val="00F53751"/>
    <w:rsid w:val="00F544D0"/>
    <w:rsid w:val="00F6165C"/>
    <w:rsid w:val="00F760C4"/>
    <w:rsid w:val="00F845BD"/>
    <w:rsid w:val="00F90A2C"/>
    <w:rsid w:val="00FA7263"/>
    <w:rsid w:val="00FB21D0"/>
    <w:rsid w:val="00FB5BFD"/>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F15D3-38D9-1A43-B0E9-E798AECA8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30</Pages>
  <Words>10287</Words>
  <Characters>58640</Characters>
  <Application>Microsoft Macintosh Word</Application>
  <DocSecurity>0</DocSecurity>
  <Lines>488</Lines>
  <Paragraphs>137</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Rationale</vt:lpstr>
      <vt:lpstr>Requirements and Design</vt:lpstr>
      <vt:lpstr>    Design Overview</vt:lpstr>
      <vt:lpstr>        FUSE Daemon for Interactive Use</vt:lpstr>
      <vt:lpstr>        pftool for High Performance Parallel Data Movement</vt:lpstr>
      <vt:lpstr>        Utility Programs to Manage MarFS</vt:lpstr>
      <vt:lpstr>        Planned LANL Deployment</vt:lpstr>
      <vt:lpstr>    Flexible Configuration</vt:lpstr>
      <vt:lpstr>        Design to Provide Flexible Configuration</vt:lpstr>
      <vt:lpstr>    Near-POSIX Interface</vt:lpstr>
      <vt:lpstr>        Design to Provide Near-POSIX Interface</vt:lpstr>
      <vt:lpstr>    Scalability</vt:lpstr>
      <vt:lpstr>        Design to Provide Scalability</vt:lpstr>
      <vt:lpstr>        Extended Attributes</vt:lpstr>
      <vt:lpstr>    PFS-like Performance and Eventual Consistency</vt:lpstr>
      <vt:lpstr>        Design to Provide PFS-like Performance and Eventual Consistency</vt:lpstr>
      <vt:lpstr>    Variable File Collections</vt:lpstr>
      <vt:lpstr>        Design to Provide Variable File Collections</vt:lpstr>
      <vt:lpstr>    Security </vt:lpstr>
      <vt:lpstr>        Design to Provide Security</vt:lpstr>
      <vt:lpstr>    Resilience</vt:lpstr>
      <vt:lpstr>        Design to Provide Resilience</vt:lpstr>
      <vt:lpstr>Future Features</vt:lpstr>
    </vt:vector>
  </TitlesOfParts>
  <Company>Los Alamos National Laboratory</Company>
  <LinksUpToDate>false</LinksUpToDate>
  <CharactersWithSpaces>68790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35</cp:revision>
  <dcterms:created xsi:type="dcterms:W3CDTF">2015-08-13T20:25:00Z</dcterms:created>
  <dcterms:modified xsi:type="dcterms:W3CDTF">2015-08-13T21:53:00Z</dcterms:modified>
</cp:coreProperties>
</file>